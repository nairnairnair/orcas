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ORCA </w:t>
      </w:r>
      <w:commentRangeStart w:id="0"/>
      <w:r w:rsidDel="00000000" w:rsidR="00000000" w:rsidRPr="00000000">
        <w:rPr>
          <w:b w:val="1"/>
          <w:rtl w:val="0"/>
        </w:rPr>
        <w:t xml:space="preserve">Tool</w:t>
      </w:r>
      <w:commentRangeEnd w:id="0"/>
      <w:r w:rsidDel="00000000" w:rsidR="00000000" w:rsidRPr="00000000">
        <w:commentReference w:id="0"/>
      </w:r>
      <w:r w:rsidDel="00000000" w:rsidR="00000000" w:rsidRPr="00000000">
        <w:rPr>
          <w:b w:val="1"/>
          <w:rtl w:val="0"/>
        </w:rPr>
        <w:t xml:space="preserve"> Preliminary Scope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b w:val="1"/>
          <w:rtl w:val="0"/>
        </w:rPr>
        <w:t xml:space="preserve">Description: </w:t>
      </w:r>
      <w:r w:rsidDel="00000000" w:rsidR="00000000" w:rsidRPr="00000000">
        <w:rPr>
          <w:rtl w:val="0"/>
        </w:rPr>
        <w:t xml:space="preserve">The ORCA (Outbreak Response and Costing Analysis) app/website would be a convenient and efficient tool used to track costs associated with a public health outbreak response. The tool would allow outbreak investigators to track time, tasks, roles, and costs accrued for multiple outbreak responses simultaneously. It would allow for real-time tracking (daily or weekly) as well as retrospective tracking (i.e., at the end of an outbreak). Investigators using the tool should be able to easily view and edit their data throughout an outbreak. The tool will also need backend data persistence where select users can export results in a format that can be easily merged with results from other platforms (e.g., REDCap). Ideally, the tool would also allow admin users to add new outbreaks and customize tasks/roles as needed.</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App Features:</w:t>
      </w:r>
    </w:p>
    <w:p w:rsidR="00000000" w:rsidDel="00000000" w:rsidP="00000000" w:rsidRDefault="00000000" w:rsidRPr="00000000" w14:paraId="00000007">
      <w:pPr>
        <w:numPr>
          <w:ilvl w:val="0"/>
          <w:numId w:val="2"/>
        </w:numPr>
        <w:ind w:left="720" w:hanging="360"/>
        <w:rPr/>
      </w:pPr>
      <w:r w:rsidDel="00000000" w:rsidR="00000000" w:rsidRPr="00000000">
        <w:rPr>
          <w:rtl w:val="0"/>
        </w:rPr>
        <w:t xml:space="preserve">Outbreak-specific modules</w:t>
      </w:r>
    </w:p>
    <w:p w:rsidR="00000000" w:rsidDel="00000000" w:rsidP="00000000" w:rsidRDefault="00000000" w:rsidRPr="00000000" w14:paraId="00000008">
      <w:pPr>
        <w:numPr>
          <w:ilvl w:val="1"/>
          <w:numId w:val="2"/>
        </w:numPr>
        <w:ind w:left="1440" w:hanging="360"/>
        <w:rPr/>
      </w:pPr>
      <w:r w:rsidDel="00000000" w:rsidR="00000000" w:rsidRPr="00000000">
        <w:rPr>
          <w:rtl w:val="0"/>
        </w:rPr>
        <w:t xml:space="preserve">This will allow a user to track and report time for multiple outbreak responses simultaneously.</w:t>
      </w:r>
    </w:p>
    <w:p w:rsidR="00000000" w:rsidDel="00000000" w:rsidP="00000000" w:rsidRDefault="00000000" w:rsidRPr="00000000" w14:paraId="00000009">
      <w:pPr>
        <w:numPr>
          <w:ilvl w:val="0"/>
          <w:numId w:val="2"/>
        </w:numPr>
        <w:ind w:left="720" w:hanging="360"/>
        <w:rPr/>
      </w:pPr>
      <w:r w:rsidDel="00000000" w:rsidR="00000000" w:rsidRPr="00000000">
        <w:rPr>
          <w:rtl w:val="0"/>
        </w:rPr>
        <w:t xml:space="preserve">Controlled access to </w:t>
      </w:r>
      <w:commentRangeStart w:id="1"/>
      <w:commentRangeStart w:id="2"/>
      <w:r w:rsidDel="00000000" w:rsidR="00000000" w:rsidRPr="00000000">
        <w:rPr>
          <w:rtl w:val="0"/>
        </w:rPr>
        <w:t xml:space="preserve">outbreak modules</w:t>
      </w:r>
      <w:commentRangeEnd w:id="1"/>
      <w:r w:rsidDel="00000000" w:rsidR="00000000" w:rsidRPr="00000000">
        <w:commentReference w:id="1"/>
      </w:r>
      <w:commentRangeEnd w:id="2"/>
      <w:r w:rsidDel="00000000" w:rsidR="00000000" w:rsidRPr="00000000">
        <w:commentReference w:id="2"/>
      </w:r>
      <w:r w:rsidDel="00000000" w:rsidR="00000000" w:rsidRPr="00000000">
        <w:rPr>
          <w:rtl w:val="0"/>
        </w:rPr>
        <w:t xml:space="preserve"> with sharing capacity</w:t>
      </w:r>
    </w:p>
    <w:p w:rsidR="00000000" w:rsidDel="00000000" w:rsidP="00000000" w:rsidRDefault="00000000" w:rsidRPr="00000000" w14:paraId="0000000A">
      <w:pPr>
        <w:numPr>
          <w:ilvl w:val="1"/>
          <w:numId w:val="2"/>
        </w:numPr>
        <w:ind w:left="1440" w:hanging="360"/>
        <w:rPr/>
      </w:pPr>
      <w:r w:rsidDel="00000000" w:rsidR="00000000" w:rsidRPr="00000000">
        <w:rPr>
          <w:rtl w:val="0"/>
        </w:rPr>
        <w:t xml:space="preserve">Users will only be able to track and report time for an outbreak if the module is shared with them. This will limit access to those directly involved. Those with access to an outbreak module should be able to share access with others. </w:t>
      </w:r>
    </w:p>
    <w:p w:rsidR="00000000" w:rsidDel="00000000" w:rsidP="00000000" w:rsidRDefault="00000000" w:rsidRPr="00000000" w14:paraId="0000000B">
      <w:pPr>
        <w:numPr>
          <w:ilvl w:val="0"/>
          <w:numId w:val="2"/>
        </w:numPr>
        <w:ind w:left="720" w:hanging="360"/>
        <w:rPr/>
      </w:pPr>
      <w:r w:rsidDel="00000000" w:rsidR="00000000" w:rsidRPr="00000000">
        <w:rPr>
          <w:rtl w:val="0"/>
        </w:rPr>
        <w:t xml:space="preserve">Time-tracking capabilities</w:t>
      </w:r>
    </w:p>
    <w:p w:rsidR="00000000" w:rsidDel="00000000" w:rsidP="00000000" w:rsidRDefault="00000000" w:rsidRPr="00000000" w14:paraId="0000000C">
      <w:pPr>
        <w:numPr>
          <w:ilvl w:val="1"/>
          <w:numId w:val="2"/>
        </w:numPr>
        <w:ind w:left="1440" w:hanging="360"/>
        <w:rPr/>
      </w:pPr>
      <w:r w:rsidDel="00000000" w:rsidR="00000000" w:rsidRPr="00000000">
        <w:rPr>
          <w:rtl w:val="0"/>
        </w:rPr>
        <w:t xml:space="preserve">A convenient and easy way to share the time spent responding to an outbreak by day, week, or over an entire outbreak response. Time tracking should be broken down into the tasks and </w:t>
      </w:r>
      <w:commentRangeStart w:id="3"/>
      <w:commentRangeStart w:id="4"/>
      <w:r w:rsidDel="00000000" w:rsidR="00000000" w:rsidRPr="00000000">
        <w:rPr>
          <w:rtl w:val="0"/>
        </w:rPr>
        <w:t xml:space="preserve">roles</w:t>
      </w:r>
      <w:commentRangeEnd w:id="3"/>
      <w:r w:rsidDel="00000000" w:rsidR="00000000" w:rsidRPr="00000000">
        <w:commentReference w:id="3"/>
      </w:r>
      <w:commentRangeEnd w:id="4"/>
      <w:r w:rsidDel="00000000" w:rsidR="00000000" w:rsidRPr="00000000">
        <w:commentReference w:id="4"/>
      </w:r>
      <w:r w:rsidDel="00000000" w:rsidR="00000000" w:rsidRPr="00000000">
        <w:rPr>
          <w:rtl w:val="0"/>
        </w:rPr>
        <w:t xml:space="preserve"> they completed. </w:t>
      </w:r>
    </w:p>
    <w:p w:rsidR="00000000" w:rsidDel="00000000" w:rsidP="00000000" w:rsidRDefault="00000000" w:rsidRPr="00000000" w14:paraId="0000000D">
      <w:pPr>
        <w:numPr>
          <w:ilvl w:val="0"/>
          <w:numId w:val="2"/>
        </w:numPr>
        <w:ind w:left="720" w:hanging="360"/>
        <w:rPr/>
      </w:pPr>
      <w:r w:rsidDel="00000000" w:rsidR="00000000" w:rsidRPr="00000000">
        <w:rPr>
          <w:rtl w:val="0"/>
        </w:rPr>
        <w:t xml:space="preserve">Notifications to remind individuals to track time</w:t>
      </w:r>
    </w:p>
    <w:p w:rsidR="00000000" w:rsidDel="00000000" w:rsidP="00000000" w:rsidRDefault="00000000" w:rsidRPr="00000000" w14:paraId="0000000E">
      <w:pPr>
        <w:numPr>
          <w:ilvl w:val="1"/>
          <w:numId w:val="2"/>
        </w:numPr>
        <w:ind w:left="1440" w:hanging="360"/>
        <w:rPr/>
      </w:pPr>
      <w:r w:rsidDel="00000000" w:rsidR="00000000" w:rsidRPr="00000000">
        <w:rPr>
          <w:rtl w:val="0"/>
        </w:rPr>
        <w:t xml:space="preserve">Ability to set how often individuals should be reminded through a push notification (daily, weekly)</w:t>
      </w:r>
    </w:p>
    <w:p w:rsidR="00000000" w:rsidDel="00000000" w:rsidP="00000000" w:rsidRDefault="00000000" w:rsidRPr="00000000" w14:paraId="0000000F">
      <w:pPr>
        <w:numPr>
          <w:ilvl w:val="0"/>
          <w:numId w:val="2"/>
        </w:numPr>
        <w:ind w:left="720" w:hanging="360"/>
        <w:rPr/>
      </w:pPr>
      <w:r w:rsidDel="00000000" w:rsidR="00000000" w:rsidRPr="00000000">
        <w:rPr>
          <w:rtl w:val="0"/>
        </w:rPr>
        <w:t xml:space="preserve">Cost-tracking</w:t>
      </w:r>
      <w:ins w:author="Andy Huynh" w:id="0" w:date="2023-04-15T16:01:02Z">
        <w:del w:author="Kimberly Fekete" w:id="1" w:date="2023-04-15T16:24:53Z">
          <w:r w:rsidDel="00000000" w:rsidR="00000000" w:rsidRPr="00000000">
            <w:rPr>
              <w:rtl w:val="0"/>
            </w:rPr>
            <w:delText xml:space="preserve">a</w:delText>
          </w:r>
        </w:del>
      </w:ins>
      <w:r w:rsidDel="00000000" w:rsidR="00000000" w:rsidRPr="00000000">
        <w:rPr>
          <w:rtl w:val="0"/>
        </w:rPr>
        <w:t xml:space="preserve"> capabilities</w:t>
      </w:r>
    </w:p>
    <w:p w:rsidR="00000000" w:rsidDel="00000000" w:rsidP="00000000" w:rsidRDefault="00000000" w:rsidRPr="00000000" w14:paraId="00000010">
      <w:pPr>
        <w:numPr>
          <w:ilvl w:val="1"/>
          <w:numId w:val="2"/>
        </w:numPr>
        <w:ind w:left="1440" w:hanging="360"/>
        <w:rPr/>
      </w:pPr>
      <w:r w:rsidDel="00000000" w:rsidR="00000000" w:rsidRPr="00000000">
        <w:rPr>
          <w:rtl w:val="0"/>
        </w:rPr>
        <w:t xml:space="preserve">Able to collect information on costs associated with an outbreak response. Costs should be collected along with time if tracking the outbreak in real-time.</w:t>
      </w:r>
    </w:p>
    <w:p w:rsidR="00000000" w:rsidDel="00000000" w:rsidP="00000000" w:rsidRDefault="00000000" w:rsidRPr="00000000" w14:paraId="00000011">
      <w:pPr>
        <w:numPr>
          <w:ilvl w:val="0"/>
          <w:numId w:val="2"/>
        </w:numPr>
        <w:ind w:left="720" w:hanging="360"/>
        <w:rPr/>
      </w:pPr>
      <w:r w:rsidDel="00000000" w:rsidR="00000000" w:rsidRPr="00000000">
        <w:rPr>
          <w:rtl w:val="0"/>
        </w:rPr>
        <w:t xml:space="preserve">Ability to track and report time and costs as an individual, a team, or to report on behalf of someone else</w:t>
      </w:r>
    </w:p>
    <w:p w:rsidR="00000000" w:rsidDel="00000000" w:rsidP="00000000" w:rsidRDefault="00000000" w:rsidRPr="00000000" w14:paraId="00000012">
      <w:pPr>
        <w:numPr>
          <w:ilvl w:val="1"/>
          <w:numId w:val="2"/>
        </w:numPr>
        <w:ind w:left="1440" w:hanging="360"/>
        <w:rPr/>
      </w:pPr>
      <w:r w:rsidDel="00000000" w:rsidR="00000000" w:rsidRPr="00000000">
        <w:rPr>
          <w:rtl w:val="0"/>
        </w:rPr>
        <w:t xml:space="preserve">Users should be able to report time/costs for themselves or others as needed. </w:t>
      </w:r>
    </w:p>
    <w:p w:rsidR="00000000" w:rsidDel="00000000" w:rsidP="00000000" w:rsidRDefault="00000000" w:rsidRPr="00000000" w14:paraId="00000013">
      <w:pPr>
        <w:numPr>
          <w:ilvl w:val="0"/>
          <w:numId w:val="2"/>
        </w:numPr>
        <w:ind w:left="720" w:hanging="360"/>
        <w:rPr/>
      </w:pPr>
      <w:commentRangeStart w:id="5"/>
      <w:commentRangeStart w:id="6"/>
      <w:r w:rsidDel="00000000" w:rsidR="00000000" w:rsidRPr="00000000">
        <w:rPr>
          <w:rtl w:val="0"/>
        </w:rPr>
        <w:t xml:space="preserve">Reports</w:t>
      </w:r>
      <w:commentRangeEnd w:id="5"/>
      <w:r w:rsidDel="00000000" w:rsidR="00000000" w:rsidRPr="00000000">
        <w:commentReference w:id="5"/>
      </w:r>
      <w:commentRangeEnd w:id="6"/>
      <w:r w:rsidDel="00000000" w:rsidR="00000000" w:rsidRPr="00000000">
        <w:commentReference w:id="6"/>
      </w:r>
      <w:r w:rsidDel="00000000" w:rsidR="00000000" w:rsidRPr="00000000">
        <w:rPr>
          <w:rtl w:val="0"/>
        </w:rPr>
        <w:t xml:space="preserve"> on time, tasks, roles, and costs easily viewable </w:t>
      </w:r>
    </w:p>
    <w:p w:rsidR="00000000" w:rsidDel="00000000" w:rsidP="00000000" w:rsidRDefault="00000000" w:rsidRPr="00000000" w14:paraId="00000014">
      <w:pPr>
        <w:numPr>
          <w:ilvl w:val="1"/>
          <w:numId w:val="2"/>
        </w:numPr>
        <w:ind w:left="1440" w:hanging="360"/>
        <w:rPr/>
      </w:pPr>
      <w:r w:rsidDel="00000000" w:rsidR="00000000" w:rsidRPr="00000000">
        <w:rPr>
          <w:rtl w:val="0"/>
        </w:rPr>
        <w:t xml:space="preserve">Should have graphs or some other visual that show these four metrics in real time</w:t>
      </w:r>
    </w:p>
    <w:p w:rsidR="00000000" w:rsidDel="00000000" w:rsidP="00000000" w:rsidRDefault="00000000" w:rsidRPr="00000000" w14:paraId="00000015">
      <w:pPr>
        <w:numPr>
          <w:ilvl w:val="0"/>
          <w:numId w:val="2"/>
        </w:numPr>
        <w:ind w:left="720" w:hanging="360"/>
        <w:rPr/>
      </w:pPr>
      <w:r w:rsidDel="00000000" w:rsidR="00000000" w:rsidRPr="00000000">
        <w:rPr>
          <w:rtl w:val="0"/>
        </w:rPr>
        <w:t xml:space="preserve">Integration between the tool and an </w:t>
      </w:r>
      <w:commentRangeStart w:id="7"/>
      <w:commentRangeStart w:id="8"/>
      <w:r w:rsidDel="00000000" w:rsidR="00000000" w:rsidRPr="00000000">
        <w:rPr>
          <w:rtl w:val="0"/>
        </w:rPr>
        <w:t xml:space="preserve">online survey?</w:t>
      </w:r>
      <w:commentRangeEnd w:id="7"/>
      <w:r w:rsidDel="00000000" w:rsidR="00000000" w:rsidRPr="00000000">
        <w:commentReference w:id="7"/>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16">
      <w:pPr>
        <w:rPr/>
      </w:pPr>
      <w:r w:rsidDel="00000000" w:rsidR="00000000" w:rsidRPr="00000000">
        <w:rPr/>
        <w:drawing>
          <wp:inline distB="114300" distT="114300" distL="114300" distR="114300">
            <wp:extent cx="5943600" cy="334010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b w:val="1"/>
        </w:rPr>
      </w:pPr>
      <w:commentRangeStart w:id="9"/>
      <w:commentRangeStart w:id="10"/>
      <w:r w:rsidDel="00000000" w:rsidR="00000000" w:rsidRPr="00000000">
        <w:rPr>
          <w:b w:val="1"/>
          <w:rtl w:val="0"/>
        </w:rPr>
        <w:t xml:space="preserve">App specifics: </w:t>
      </w:r>
      <w:commentRangeEnd w:id="9"/>
      <w:r w:rsidDel="00000000" w:rsidR="00000000" w:rsidRPr="00000000">
        <w:commentReference w:id="9"/>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18">
      <w:pPr>
        <w:numPr>
          <w:ilvl w:val="0"/>
          <w:numId w:val="1"/>
        </w:numPr>
        <w:ind w:left="720" w:hanging="360"/>
      </w:pPr>
      <w:r w:rsidDel="00000000" w:rsidR="00000000" w:rsidRPr="00000000">
        <w:rPr>
          <w:rtl w:val="0"/>
        </w:rPr>
        <w:t xml:space="preserve">Agency/Job title</w:t>
      </w:r>
    </w:p>
    <w:p w:rsidR="00000000" w:rsidDel="00000000" w:rsidP="00000000" w:rsidRDefault="00000000" w:rsidRPr="00000000" w14:paraId="00000019">
      <w:pPr>
        <w:numPr>
          <w:ilvl w:val="0"/>
          <w:numId w:val="1"/>
        </w:numPr>
        <w:ind w:left="720" w:hanging="360"/>
      </w:pPr>
      <w:r w:rsidDel="00000000" w:rsidR="00000000" w:rsidRPr="00000000">
        <w:rPr>
          <w:rtl w:val="0"/>
        </w:rPr>
        <w:t xml:space="preserve">Roles to be tracked:</w:t>
      </w:r>
    </w:p>
    <w:p w:rsidR="00000000" w:rsidDel="00000000" w:rsidP="00000000" w:rsidRDefault="00000000" w:rsidRPr="00000000" w14:paraId="0000001A">
      <w:pPr>
        <w:numPr>
          <w:ilvl w:val="1"/>
          <w:numId w:val="1"/>
        </w:numPr>
        <w:ind w:left="1440" w:hanging="360"/>
      </w:pPr>
      <w:r w:rsidDel="00000000" w:rsidR="00000000" w:rsidRPr="00000000">
        <w:rPr>
          <w:rtl w:val="0"/>
        </w:rPr>
        <w:t xml:space="preserve">Epidemiology</w:t>
        <w:tab/>
        <w:tab/>
        <w:tab/>
        <w:tab/>
        <w:tab/>
        <w:tab/>
        <w:tab/>
      </w:r>
    </w:p>
    <w:p w:rsidR="00000000" w:rsidDel="00000000" w:rsidP="00000000" w:rsidRDefault="00000000" w:rsidRPr="00000000" w14:paraId="0000001B">
      <w:pPr>
        <w:numPr>
          <w:ilvl w:val="1"/>
          <w:numId w:val="1"/>
        </w:numPr>
        <w:ind w:left="1440" w:hanging="360"/>
      </w:pPr>
      <w:r w:rsidDel="00000000" w:rsidR="00000000" w:rsidRPr="00000000">
        <w:rPr>
          <w:rtl w:val="0"/>
        </w:rPr>
        <w:t xml:space="preserve">Communicable Disease Investigator</w:t>
        <w:tab/>
        <w:tab/>
        <w:tab/>
        <w:tab/>
        <w:tab/>
        <w:tab/>
        <w:tab/>
      </w:r>
    </w:p>
    <w:p w:rsidR="00000000" w:rsidDel="00000000" w:rsidP="00000000" w:rsidRDefault="00000000" w:rsidRPr="00000000" w14:paraId="0000001C">
      <w:pPr>
        <w:numPr>
          <w:ilvl w:val="1"/>
          <w:numId w:val="1"/>
        </w:numPr>
        <w:ind w:left="1440" w:hanging="360"/>
      </w:pPr>
      <w:r w:rsidDel="00000000" w:rsidR="00000000" w:rsidRPr="00000000">
        <w:rPr>
          <w:rtl w:val="0"/>
        </w:rPr>
        <w:t xml:space="preserve">Public Health Nurse</w:t>
        <w:tab/>
        <w:tab/>
        <w:tab/>
        <w:tab/>
        <w:tab/>
        <w:tab/>
        <w:tab/>
      </w:r>
    </w:p>
    <w:p w:rsidR="00000000" w:rsidDel="00000000" w:rsidP="00000000" w:rsidRDefault="00000000" w:rsidRPr="00000000" w14:paraId="0000001D">
      <w:pPr>
        <w:numPr>
          <w:ilvl w:val="1"/>
          <w:numId w:val="1"/>
        </w:numPr>
        <w:ind w:left="1440" w:hanging="360"/>
      </w:pPr>
      <w:r w:rsidDel="00000000" w:rsidR="00000000" w:rsidRPr="00000000">
        <w:rPr>
          <w:rtl w:val="0"/>
        </w:rPr>
        <w:t xml:space="preserve">Student Interviewer</w:t>
        <w:tab/>
        <w:tab/>
        <w:tab/>
        <w:tab/>
        <w:tab/>
        <w:tab/>
        <w:tab/>
      </w:r>
    </w:p>
    <w:p w:rsidR="00000000" w:rsidDel="00000000" w:rsidP="00000000" w:rsidRDefault="00000000" w:rsidRPr="00000000" w14:paraId="0000001E">
      <w:pPr>
        <w:numPr>
          <w:ilvl w:val="1"/>
          <w:numId w:val="1"/>
        </w:numPr>
        <w:ind w:left="1440" w:hanging="360"/>
      </w:pPr>
      <w:r w:rsidDel="00000000" w:rsidR="00000000" w:rsidRPr="00000000">
        <w:rPr>
          <w:rtl w:val="0"/>
        </w:rPr>
        <w:t xml:space="preserve">Environmental Health</w:t>
        <w:tab/>
        <w:tab/>
        <w:tab/>
        <w:tab/>
        <w:tab/>
        <w:tab/>
        <w:tab/>
      </w:r>
    </w:p>
    <w:p w:rsidR="00000000" w:rsidDel="00000000" w:rsidP="00000000" w:rsidRDefault="00000000" w:rsidRPr="00000000" w14:paraId="0000001F">
      <w:pPr>
        <w:numPr>
          <w:ilvl w:val="1"/>
          <w:numId w:val="1"/>
        </w:numPr>
        <w:ind w:left="1440" w:hanging="360"/>
      </w:pPr>
      <w:r w:rsidDel="00000000" w:rsidR="00000000" w:rsidRPr="00000000">
        <w:rPr>
          <w:rtl w:val="0"/>
        </w:rPr>
        <w:t xml:space="preserve">Agency Leadership/Investigation Team Management</w:t>
        <w:tab/>
        <w:tab/>
        <w:tab/>
      </w:r>
    </w:p>
    <w:p w:rsidR="00000000" w:rsidDel="00000000" w:rsidP="00000000" w:rsidRDefault="00000000" w:rsidRPr="00000000" w14:paraId="00000020">
      <w:pPr>
        <w:numPr>
          <w:ilvl w:val="1"/>
          <w:numId w:val="1"/>
        </w:numPr>
        <w:ind w:left="1440" w:hanging="360"/>
      </w:pPr>
      <w:r w:rsidDel="00000000" w:rsidR="00000000" w:rsidRPr="00000000">
        <w:rPr>
          <w:rtl w:val="0"/>
        </w:rPr>
        <w:t xml:space="preserve">Laboratory</w:t>
        <w:tab/>
        <w:tab/>
        <w:tab/>
        <w:tab/>
        <w:tab/>
        <w:tab/>
        <w:tab/>
      </w:r>
    </w:p>
    <w:p w:rsidR="00000000" w:rsidDel="00000000" w:rsidP="00000000" w:rsidRDefault="00000000" w:rsidRPr="00000000" w14:paraId="00000021">
      <w:pPr>
        <w:numPr>
          <w:ilvl w:val="1"/>
          <w:numId w:val="1"/>
        </w:numPr>
        <w:ind w:left="1440" w:hanging="360"/>
      </w:pPr>
      <w:r w:rsidDel="00000000" w:rsidR="00000000" w:rsidRPr="00000000">
        <w:rPr>
          <w:rtl w:val="0"/>
        </w:rPr>
        <w:t xml:space="preserve">Administrative</w:t>
        <w:tab/>
        <w:tab/>
        <w:tab/>
        <w:tab/>
        <w:tab/>
        <w:tab/>
        <w:tab/>
      </w:r>
    </w:p>
    <w:p w:rsidR="00000000" w:rsidDel="00000000" w:rsidP="00000000" w:rsidRDefault="00000000" w:rsidRPr="00000000" w14:paraId="00000022">
      <w:pPr>
        <w:numPr>
          <w:ilvl w:val="1"/>
          <w:numId w:val="1"/>
        </w:numPr>
        <w:ind w:left="1440" w:hanging="360"/>
      </w:pPr>
      <w:r w:rsidDel="00000000" w:rsidR="00000000" w:rsidRPr="00000000">
        <w:rPr>
          <w:rtl w:val="0"/>
        </w:rPr>
        <w:t xml:space="preserve">Legal</w:t>
        <w:tab/>
        <w:tab/>
        <w:tab/>
        <w:tab/>
        <w:tab/>
        <w:tab/>
        <w:tab/>
      </w:r>
    </w:p>
    <w:p w:rsidR="00000000" w:rsidDel="00000000" w:rsidP="00000000" w:rsidRDefault="00000000" w:rsidRPr="00000000" w14:paraId="00000023">
      <w:pPr>
        <w:numPr>
          <w:ilvl w:val="1"/>
          <w:numId w:val="1"/>
        </w:numPr>
        <w:ind w:left="1440" w:hanging="360"/>
      </w:pPr>
      <w:r w:rsidDel="00000000" w:rsidR="00000000" w:rsidRPr="00000000">
        <w:rPr>
          <w:rtl w:val="0"/>
        </w:rPr>
        <w:t xml:space="preserve">Communications</w:t>
        <w:tab/>
        <w:tab/>
        <w:tab/>
        <w:tab/>
        <w:tab/>
        <w:tab/>
        <w:tab/>
      </w:r>
    </w:p>
    <w:p w:rsidR="00000000" w:rsidDel="00000000" w:rsidP="00000000" w:rsidRDefault="00000000" w:rsidRPr="00000000" w14:paraId="00000024">
      <w:pPr>
        <w:numPr>
          <w:ilvl w:val="1"/>
          <w:numId w:val="1"/>
        </w:numPr>
        <w:ind w:left="1440" w:hanging="360"/>
      </w:pPr>
      <w:r w:rsidDel="00000000" w:rsidR="00000000" w:rsidRPr="00000000">
        <w:rPr>
          <w:i w:val="1"/>
          <w:rtl w:val="0"/>
        </w:rPr>
        <w:t xml:space="preserve">Other</w:t>
      </w:r>
      <w:r w:rsidDel="00000000" w:rsidR="00000000" w:rsidRPr="00000000">
        <w:rPr>
          <w:rtl w:val="0"/>
        </w:rPr>
        <w:tab/>
      </w:r>
    </w:p>
    <w:p w:rsidR="00000000" w:rsidDel="00000000" w:rsidP="00000000" w:rsidRDefault="00000000" w:rsidRPr="00000000" w14:paraId="00000025">
      <w:pPr>
        <w:numPr>
          <w:ilvl w:val="0"/>
          <w:numId w:val="1"/>
        </w:numPr>
        <w:ind w:left="720" w:hanging="360"/>
        <w:rPr/>
      </w:pPr>
      <w:r w:rsidDel="00000000" w:rsidR="00000000" w:rsidRPr="00000000">
        <w:rPr>
          <w:rtl w:val="0"/>
        </w:rPr>
        <w:t xml:space="preserve">Tasks to be tracked:</w:t>
      </w:r>
    </w:p>
    <w:p w:rsidR="00000000" w:rsidDel="00000000" w:rsidP="00000000" w:rsidRDefault="00000000" w:rsidRPr="00000000" w14:paraId="00000026">
      <w:pPr>
        <w:numPr>
          <w:ilvl w:val="1"/>
          <w:numId w:val="1"/>
        </w:numPr>
        <w:ind w:left="1440" w:hanging="360"/>
        <w:rPr/>
      </w:pPr>
      <w:r w:rsidDel="00000000" w:rsidR="00000000" w:rsidRPr="00000000">
        <w:rPr>
          <w:rtl w:val="0"/>
        </w:rPr>
        <w:t xml:space="preserve">Routine Case Interviews</w:t>
        <w:tab/>
        <w:tab/>
        <w:tab/>
        <w:tab/>
        <w:tab/>
        <w:tab/>
      </w:r>
    </w:p>
    <w:p w:rsidR="00000000" w:rsidDel="00000000" w:rsidP="00000000" w:rsidRDefault="00000000" w:rsidRPr="00000000" w14:paraId="00000027">
      <w:pPr>
        <w:numPr>
          <w:ilvl w:val="1"/>
          <w:numId w:val="1"/>
        </w:numPr>
        <w:ind w:left="1440" w:hanging="360"/>
        <w:rPr/>
      </w:pPr>
      <w:r w:rsidDel="00000000" w:rsidR="00000000" w:rsidRPr="00000000">
        <w:rPr>
          <w:rtl w:val="0"/>
        </w:rPr>
        <w:t xml:space="preserve">Supplemental Case Interviews</w:t>
        <w:tab/>
        <w:tab/>
        <w:tab/>
        <w:tab/>
        <w:tab/>
        <w:tab/>
      </w:r>
    </w:p>
    <w:p w:rsidR="00000000" w:rsidDel="00000000" w:rsidP="00000000" w:rsidRDefault="00000000" w:rsidRPr="00000000" w14:paraId="00000028">
      <w:pPr>
        <w:numPr>
          <w:ilvl w:val="1"/>
          <w:numId w:val="1"/>
        </w:numPr>
        <w:ind w:left="1440" w:hanging="360"/>
        <w:rPr/>
      </w:pPr>
      <w:r w:rsidDel="00000000" w:rsidR="00000000" w:rsidRPr="00000000">
        <w:rPr>
          <w:rtl w:val="0"/>
        </w:rPr>
        <w:t xml:space="preserve">Data Entry</w:t>
        <w:tab/>
        <w:tab/>
        <w:tab/>
        <w:tab/>
        <w:tab/>
        <w:tab/>
      </w:r>
    </w:p>
    <w:p w:rsidR="00000000" w:rsidDel="00000000" w:rsidP="00000000" w:rsidRDefault="00000000" w:rsidRPr="00000000" w14:paraId="00000029">
      <w:pPr>
        <w:numPr>
          <w:ilvl w:val="1"/>
          <w:numId w:val="1"/>
        </w:numPr>
        <w:ind w:left="1440" w:hanging="360"/>
        <w:rPr/>
      </w:pPr>
      <w:r w:rsidDel="00000000" w:rsidR="00000000" w:rsidRPr="00000000">
        <w:rPr>
          <w:rtl w:val="0"/>
        </w:rPr>
        <w:t xml:space="preserve">Data Management</w:t>
        <w:tab/>
        <w:tab/>
        <w:tab/>
        <w:tab/>
        <w:tab/>
        <w:tab/>
      </w:r>
    </w:p>
    <w:p w:rsidR="00000000" w:rsidDel="00000000" w:rsidP="00000000" w:rsidRDefault="00000000" w:rsidRPr="00000000" w14:paraId="0000002A">
      <w:pPr>
        <w:numPr>
          <w:ilvl w:val="1"/>
          <w:numId w:val="1"/>
        </w:numPr>
        <w:ind w:left="1440" w:hanging="360"/>
        <w:rPr/>
      </w:pPr>
      <w:r w:rsidDel="00000000" w:rsidR="00000000" w:rsidRPr="00000000">
        <w:rPr>
          <w:rtl w:val="0"/>
        </w:rPr>
        <w:t xml:space="preserve">Data Analysis</w:t>
        <w:tab/>
        <w:tab/>
        <w:tab/>
        <w:tab/>
        <w:tab/>
        <w:tab/>
      </w:r>
    </w:p>
    <w:p w:rsidR="00000000" w:rsidDel="00000000" w:rsidP="00000000" w:rsidRDefault="00000000" w:rsidRPr="00000000" w14:paraId="0000002B">
      <w:pPr>
        <w:numPr>
          <w:ilvl w:val="1"/>
          <w:numId w:val="1"/>
        </w:numPr>
        <w:ind w:left="1440" w:hanging="360"/>
        <w:rPr/>
      </w:pPr>
      <w:r w:rsidDel="00000000" w:rsidR="00000000" w:rsidRPr="00000000">
        <w:rPr>
          <w:rtl w:val="0"/>
        </w:rPr>
        <w:t xml:space="preserve">Communication with the Investigation Team (email, meetings, etc.)</w:t>
        <w:tab/>
      </w:r>
    </w:p>
    <w:p w:rsidR="00000000" w:rsidDel="00000000" w:rsidP="00000000" w:rsidRDefault="00000000" w:rsidRPr="00000000" w14:paraId="0000002C">
      <w:pPr>
        <w:numPr>
          <w:ilvl w:val="1"/>
          <w:numId w:val="1"/>
        </w:numPr>
        <w:ind w:left="1440" w:hanging="360"/>
        <w:rPr/>
      </w:pPr>
      <w:r w:rsidDel="00000000" w:rsidR="00000000" w:rsidRPr="00000000">
        <w:rPr>
          <w:rtl w:val="0"/>
        </w:rPr>
        <w:t xml:space="preserve">Communication with the Public</w:t>
        <w:tab/>
        <w:tab/>
        <w:tab/>
        <w:tab/>
        <w:tab/>
        <w:tab/>
      </w:r>
    </w:p>
    <w:p w:rsidR="00000000" w:rsidDel="00000000" w:rsidP="00000000" w:rsidRDefault="00000000" w:rsidRPr="00000000" w14:paraId="0000002D">
      <w:pPr>
        <w:numPr>
          <w:ilvl w:val="1"/>
          <w:numId w:val="1"/>
        </w:numPr>
        <w:ind w:left="1440" w:hanging="360"/>
        <w:rPr/>
      </w:pPr>
      <w:r w:rsidDel="00000000" w:rsidR="00000000" w:rsidRPr="00000000">
        <w:rPr>
          <w:rtl w:val="0"/>
        </w:rPr>
        <w:t xml:space="preserve">Coordinating Specimen Collection</w:t>
        <w:tab/>
        <w:tab/>
        <w:tab/>
        <w:tab/>
        <w:tab/>
        <w:tab/>
      </w:r>
    </w:p>
    <w:p w:rsidR="00000000" w:rsidDel="00000000" w:rsidP="00000000" w:rsidRDefault="00000000" w:rsidRPr="00000000" w14:paraId="0000002E">
      <w:pPr>
        <w:numPr>
          <w:ilvl w:val="1"/>
          <w:numId w:val="1"/>
        </w:numPr>
        <w:ind w:left="1440" w:hanging="360"/>
        <w:rPr/>
      </w:pPr>
      <w:r w:rsidDel="00000000" w:rsidR="00000000" w:rsidRPr="00000000">
        <w:rPr>
          <w:rtl w:val="0"/>
        </w:rPr>
        <w:t xml:space="preserve">Conducting Environmental Assessments</w:t>
      </w:r>
    </w:p>
    <w:p w:rsidR="00000000" w:rsidDel="00000000" w:rsidP="00000000" w:rsidRDefault="00000000" w:rsidRPr="00000000" w14:paraId="0000002F">
      <w:pPr>
        <w:numPr>
          <w:ilvl w:val="1"/>
          <w:numId w:val="1"/>
        </w:numPr>
        <w:ind w:left="1440" w:hanging="360"/>
        <w:rPr/>
      </w:pPr>
      <w:r w:rsidDel="00000000" w:rsidR="00000000" w:rsidRPr="00000000">
        <w:rPr>
          <w:rtl w:val="0"/>
        </w:rPr>
        <w:t xml:space="preserve">Interviewing Food Handlers</w:t>
        <w:tab/>
        <w:tab/>
        <w:tab/>
        <w:tab/>
        <w:tab/>
        <w:tab/>
        <w:tab/>
      </w:r>
    </w:p>
    <w:p w:rsidR="00000000" w:rsidDel="00000000" w:rsidP="00000000" w:rsidRDefault="00000000" w:rsidRPr="00000000" w14:paraId="00000030">
      <w:pPr>
        <w:numPr>
          <w:ilvl w:val="1"/>
          <w:numId w:val="1"/>
        </w:numPr>
        <w:ind w:left="1440" w:hanging="360"/>
        <w:rPr/>
      </w:pPr>
      <w:r w:rsidDel="00000000" w:rsidR="00000000" w:rsidRPr="00000000">
        <w:rPr>
          <w:rtl w:val="0"/>
        </w:rPr>
        <w:t xml:space="preserve">Collecting Samples Related to Environmental Health</w:t>
        <w:tab/>
        <w:tab/>
      </w:r>
    </w:p>
    <w:p w:rsidR="00000000" w:rsidDel="00000000" w:rsidP="00000000" w:rsidRDefault="00000000" w:rsidRPr="00000000" w14:paraId="00000031">
      <w:pPr>
        <w:numPr>
          <w:ilvl w:val="1"/>
          <w:numId w:val="1"/>
        </w:numPr>
        <w:ind w:left="1440" w:hanging="360"/>
        <w:rPr/>
      </w:pPr>
      <w:r w:rsidDel="00000000" w:rsidR="00000000" w:rsidRPr="00000000">
        <w:rPr>
          <w:rtl w:val="0"/>
        </w:rPr>
        <w:t xml:space="preserve">Food or Attendance Record Collection</w:t>
      </w:r>
    </w:p>
    <w:p w:rsidR="00000000" w:rsidDel="00000000" w:rsidP="00000000" w:rsidRDefault="00000000" w:rsidRPr="00000000" w14:paraId="00000032">
      <w:pPr>
        <w:numPr>
          <w:ilvl w:val="1"/>
          <w:numId w:val="1"/>
        </w:numPr>
        <w:ind w:left="1440" w:hanging="360"/>
        <w:rPr/>
      </w:pPr>
      <w:r w:rsidDel="00000000" w:rsidR="00000000" w:rsidRPr="00000000">
        <w:rPr>
          <w:rtl w:val="0"/>
        </w:rPr>
        <w:t xml:space="preserve">Attending or Supervising Investigation-Specific Trainings</w:t>
        <w:tab/>
        <w:tab/>
        <w:tab/>
      </w:r>
    </w:p>
    <w:p w:rsidR="00000000" w:rsidDel="00000000" w:rsidP="00000000" w:rsidRDefault="00000000" w:rsidRPr="00000000" w14:paraId="00000033">
      <w:pPr>
        <w:numPr>
          <w:ilvl w:val="1"/>
          <w:numId w:val="1"/>
        </w:numPr>
        <w:ind w:left="1440" w:hanging="360"/>
        <w:rPr/>
      </w:pPr>
      <w:r w:rsidDel="00000000" w:rsidR="00000000" w:rsidRPr="00000000">
        <w:rPr>
          <w:i w:val="1"/>
          <w:rtl w:val="0"/>
        </w:rPr>
        <w:t xml:space="preserve">Other</w:t>
      </w:r>
      <w:r w:rsidDel="00000000" w:rsidR="00000000" w:rsidRPr="00000000">
        <w:rPr>
          <w:rtl w:val="0"/>
        </w:rPr>
        <w:tab/>
        <w:tab/>
      </w:r>
    </w:p>
    <w:p w:rsidR="00000000" w:rsidDel="00000000" w:rsidP="00000000" w:rsidRDefault="00000000" w:rsidRPr="00000000" w14:paraId="00000034">
      <w:pPr>
        <w:numPr>
          <w:ilvl w:val="0"/>
          <w:numId w:val="1"/>
        </w:numPr>
        <w:ind w:left="720" w:hanging="360"/>
        <w:rPr/>
      </w:pPr>
      <w:r w:rsidDel="00000000" w:rsidR="00000000" w:rsidRPr="00000000">
        <w:rPr>
          <w:rtl w:val="0"/>
        </w:rPr>
        <w:t xml:space="preserve">Potential Costs to ask:</w:t>
      </w:r>
    </w:p>
    <w:p w:rsidR="00000000" w:rsidDel="00000000" w:rsidP="00000000" w:rsidRDefault="00000000" w:rsidRPr="00000000" w14:paraId="00000035">
      <w:pPr>
        <w:numPr>
          <w:ilvl w:val="1"/>
          <w:numId w:val="1"/>
        </w:numPr>
        <w:ind w:left="1440" w:hanging="360"/>
        <w:rPr/>
      </w:pPr>
      <w:r w:rsidDel="00000000" w:rsidR="00000000" w:rsidRPr="00000000">
        <w:rPr>
          <w:rtl w:val="0"/>
        </w:rPr>
        <w:t xml:space="preserve">Wage/Salary</w:t>
      </w:r>
    </w:p>
    <w:p w:rsidR="00000000" w:rsidDel="00000000" w:rsidP="00000000" w:rsidRDefault="00000000" w:rsidRPr="00000000" w14:paraId="00000036">
      <w:pPr>
        <w:numPr>
          <w:ilvl w:val="1"/>
          <w:numId w:val="1"/>
        </w:numPr>
        <w:ind w:left="1440" w:hanging="360"/>
        <w:rPr/>
      </w:pPr>
      <w:r w:rsidDel="00000000" w:rsidR="00000000" w:rsidRPr="00000000">
        <w:rPr>
          <w:rtl w:val="0"/>
        </w:rPr>
        <w:t xml:space="preserve">Travel Costs</w:t>
      </w:r>
    </w:p>
    <w:p w:rsidR="00000000" w:rsidDel="00000000" w:rsidP="00000000" w:rsidRDefault="00000000" w:rsidRPr="00000000" w14:paraId="00000037">
      <w:pPr>
        <w:numPr>
          <w:ilvl w:val="2"/>
          <w:numId w:val="1"/>
        </w:numPr>
        <w:ind w:left="2160" w:hanging="360"/>
        <w:rPr/>
      </w:pPr>
      <w:r w:rsidDel="00000000" w:rsidR="00000000" w:rsidRPr="00000000">
        <w:rPr>
          <w:rtl w:val="0"/>
        </w:rPr>
        <w:t xml:space="preserve">Rental vehicle</w:t>
      </w:r>
    </w:p>
    <w:p w:rsidR="00000000" w:rsidDel="00000000" w:rsidP="00000000" w:rsidRDefault="00000000" w:rsidRPr="00000000" w14:paraId="00000038">
      <w:pPr>
        <w:numPr>
          <w:ilvl w:val="2"/>
          <w:numId w:val="1"/>
        </w:numPr>
        <w:ind w:left="2160" w:hanging="360"/>
        <w:rPr/>
      </w:pPr>
      <w:r w:rsidDel="00000000" w:rsidR="00000000" w:rsidRPr="00000000">
        <w:rPr>
          <w:rtl w:val="0"/>
        </w:rPr>
        <w:t xml:space="preserve">Gas and mileage</w:t>
      </w:r>
    </w:p>
    <w:p w:rsidR="00000000" w:rsidDel="00000000" w:rsidP="00000000" w:rsidRDefault="00000000" w:rsidRPr="00000000" w14:paraId="00000039">
      <w:pPr>
        <w:numPr>
          <w:ilvl w:val="2"/>
          <w:numId w:val="1"/>
        </w:numPr>
        <w:ind w:left="2160" w:hanging="360"/>
        <w:rPr/>
      </w:pPr>
      <w:r w:rsidDel="00000000" w:rsidR="00000000" w:rsidRPr="00000000">
        <w:rPr>
          <w:rtl w:val="0"/>
        </w:rPr>
        <w:t xml:space="preserve">Room and board for travel</w:t>
      </w:r>
    </w:p>
    <w:p w:rsidR="00000000" w:rsidDel="00000000" w:rsidP="00000000" w:rsidRDefault="00000000" w:rsidRPr="00000000" w14:paraId="0000003A">
      <w:pPr>
        <w:numPr>
          <w:ilvl w:val="1"/>
          <w:numId w:val="1"/>
        </w:numPr>
        <w:ind w:left="1440" w:hanging="360"/>
        <w:rPr/>
      </w:pPr>
      <w:r w:rsidDel="00000000" w:rsidR="00000000" w:rsidRPr="00000000">
        <w:rPr>
          <w:rtl w:val="0"/>
        </w:rPr>
        <w:t xml:space="preserve">Laboratory costs</w:t>
      </w:r>
    </w:p>
    <w:p w:rsidR="00000000" w:rsidDel="00000000" w:rsidP="00000000" w:rsidRDefault="00000000" w:rsidRPr="00000000" w14:paraId="0000003B">
      <w:pPr>
        <w:numPr>
          <w:ilvl w:val="2"/>
          <w:numId w:val="1"/>
        </w:numPr>
        <w:ind w:left="2160" w:hanging="360"/>
        <w:rPr/>
      </w:pPr>
      <w:r w:rsidDel="00000000" w:rsidR="00000000" w:rsidRPr="00000000">
        <w:rPr>
          <w:rtl w:val="0"/>
        </w:rPr>
        <w:t xml:space="preserve">Courier</w:t>
      </w:r>
    </w:p>
    <w:p w:rsidR="00000000" w:rsidDel="00000000" w:rsidP="00000000" w:rsidRDefault="00000000" w:rsidRPr="00000000" w14:paraId="0000003C">
      <w:pPr>
        <w:numPr>
          <w:ilvl w:val="2"/>
          <w:numId w:val="1"/>
        </w:numPr>
        <w:ind w:left="2160" w:hanging="360"/>
        <w:rPr/>
      </w:pPr>
      <w:r w:rsidDel="00000000" w:rsidR="00000000" w:rsidRPr="00000000">
        <w:rPr>
          <w:rtl w:val="0"/>
        </w:rPr>
        <w:t xml:space="preserve">Testing supplies</w:t>
      </w:r>
    </w:p>
    <w:p w:rsidR="00000000" w:rsidDel="00000000" w:rsidP="00000000" w:rsidRDefault="00000000" w:rsidRPr="00000000" w14:paraId="0000003D">
      <w:pPr>
        <w:numPr>
          <w:ilvl w:val="2"/>
          <w:numId w:val="1"/>
        </w:numPr>
        <w:ind w:left="2160" w:hanging="360"/>
        <w:rPr/>
      </w:pPr>
      <w:r w:rsidDel="00000000" w:rsidR="00000000" w:rsidRPr="00000000">
        <w:rPr>
          <w:rtl w:val="0"/>
        </w:rPr>
        <w:t xml:space="preserve">Sample collection costs</w:t>
      </w:r>
    </w:p>
    <w:p w:rsidR="00000000" w:rsidDel="00000000" w:rsidP="00000000" w:rsidRDefault="00000000" w:rsidRPr="00000000" w14:paraId="0000003E">
      <w:pPr>
        <w:numPr>
          <w:ilvl w:val="2"/>
          <w:numId w:val="1"/>
        </w:numPr>
        <w:ind w:left="2160" w:hanging="360"/>
        <w:rPr/>
      </w:pPr>
      <w:r w:rsidDel="00000000" w:rsidR="00000000" w:rsidRPr="00000000">
        <w:rPr>
          <w:rtl w:val="0"/>
        </w:rPr>
        <w:t xml:space="preserve">Bioinformatics</w:t>
      </w:r>
    </w:p>
    <w:p w:rsidR="00000000" w:rsidDel="00000000" w:rsidP="00000000" w:rsidRDefault="00000000" w:rsidRPr="00000000" w14:paraId="0000003F">
      <w:pPr>
        <w:numPr>
          <w:ilvl w:val="2"/>
          <w:numId w:val="1"/>
        </w:numPr>
        <w:ind w:left="2160" w:hanging="360"/>
        <w:rPr>
          <w:i w:val="1"/>
        </w:rPr>
      </w:pPr>
      <w:r w:rsidDel="00000000" w:rsidR="00000000" w:rsidRPr="00000000">
        <w:rPr>
          <w:i w:val="1"/>
          <w:rtl w:val="0"/>
        </w:rPr>
        <w:t xml:space="preserve">Other</w:t>
      </w:r>
    </w:p>
    <w:p w:rsidR="00000000" w:rsidDel="00000000" w:rsidP="00000000" w:rsidRDefault="00000000" w:rsidRPr="00000000" w14:paraId="00000040">
      <w:pPr>
        <w:numPr>
          <w:ilvl w:val="1"/>
          <w:numId w:val="1"/>
        </w:numPr>
        <w:ind w:left="1440" w:hanging="360"/>
        <w:rPr/>
      </w:pPr>
      <w:r w:rsidDel="00000000" w:rsidR="00000000" w:rsidRPr="00000000">
        <w:rPr>
          <w:rtl w:val="0"/>
        </w:rPr>
        <w:t xml:space="preserve">Environmental</w:t>
        <w:tab/>
        <w:t xml:space="preserve">Health Costs</w:t>
      </w:r>
    </w:p>
    <w:p w:rsidR="00000000" w:rsidDel="00000000" w:rsidP="00000000" w:rsidRDefault="00000000" w:rsidRPr="00000000" w14:paraId="00000041">
      <w:pPr>
        <w:numPr>
          <w:ilvl w:val="2"/>
          <w:numId w:val="1"/>
        </w:numPr>
        <w:ind w:left="2160" w:hanging="360"/>
        <w:rPr/>
      </w:pPr>
      <w:r w:rsidDel="00000000" w:rsidR="00000000" w:rsidRPr="00000000">
        <w:rPr>
          <w:rtl w:val="0"/>
        </w:rPr>
        <w:t xml:space="preserve">Sampling</w:t>
      </w:r>
    </w:p>
    <w:p w:rsidR="00000000" w:rsidDel="00000000" w:rsidP="00000000" w:rsidRDefault="00000000" w:rsidRPr="00000000" w14:paraId="00000042">
      <w:pPr>
        <w:numPr>
          <w:ilvl w:val="3"/>
          <w:numId w:val="1"/>
        </w:numPr>
        <w:ind w:left="2880" w:hanging="360"/>
        <w:rPr/>
      </w:pPr>
      <w:r w:rsidDel="00000000" w:rsidR="00000000" w:rsidRPr="00000000">
        <w:rPr>
          <w:rtl w:val="0"/>
        </w:rPr>
        <w:t xml:space="preserve">Personnel costs and supplies</w:t>
      </w:r>
    </w:p>
    <w:p w:rsidR="00000000" w:rsidDel="00000000" w:rsidP="00000000" w:rsidRDefault="00000000" w:rsidRPr="00000000" w14:paraId="00000043">
      <w:pPr>
        <w:numPr>
          <w:ilvl w:val="2"/>
          <w:numId w:val="1"/>
        </w:numPr>
        <w:ind w:left="2160" w:hanging="360"/>
        <w:rPr/>
      </w:pPr>
      <w:r w:rsidDel="00000000" w:rsidR="00000000" w:rsidRPr="00000000">
        <w:rPr>
          <w:rtl w:val="0"/>
        </w:rPr>
        <w:t xml:space="preserve">Health inspections</w:t>
      </w:r>
    </w:p>
    <w:p w:rsidR="00000000" w:rsidDel="00000000" w:rsidP="00000000" w:rsidRDefault="00000000" w:rsidRPr="00000000" w14:paraId="00000044">
      <w:pPr>
        <w:numPr>
          <w:ilvl w:val="3"/>
          <w:numId w:val="1"/>
        </w:numPr>
        <w:ind w:left="2880" w:hanging="360"/>
        <w:rPr/>
      </w:pPr>
      <w:r w:rsidDel="00000000" w:rsidR="00000000" w:rsidRPr="00000000">
        <w:rPr>
          <w:rtl w:val="0"/>
        </w:rPr>
        <w:t xml:space="preserve">Personnel costs and supplies</w:t>
      </w:r>
    </w:p>
    <w:p w:rsidR="00000000" w:rsidDel="00000000" w:rsidP="00000000" w:rsidRDefault="00000000" w:rsidRPr="00000000" w14:paraId="00000045">
      <w:pPr>
        <w:numPr>
          <w:ilvl w:val="2"/>
          <w:numId w:val="1"/>
        </w:numPr>
        <w:ind w:left="2160" w:hanging="360"/>
        <w:rPr>
          <w:i w:val="1"/>
        </w:rPr>
      </w:pPr>
      <w:r w:rsidDel="00000000" w:rsidR="00000000" w:rsidRPr="00000000">
        <w:rPr>
          <w:i w:val="1"/>
          <w:rtl w:val="0"/>
        </w:rPr>
        <w:t xml:space="preserve">Other</w:t>
      </w: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Ellen Cornelius Allt" w:id="1" w:date="2023-03-13T16:54:44Z">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an "outbreak module"?</w:t>
      </w:r>
    </w:p>
  </w:comment>
  <w:comment w:author="Amanda Tran" w:id="2" w:date="2023-03-21T22:27:38Z">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sure what the actual term for this would be, but these are essentially just the different outbreaks that investigators would have access to for time tracking. Also not tied to using "module" so feel free to replace with a more descriptive name :)</w:t>
      </w:r>
    </w:p>
  </w:comment>
  <w:comment w:author="Ellen Cornelius Allt" w:id="5" w:date="2023-03-13T17:05:33Z">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Let's do some mock-ups of the specific graphs you'd like to see</w:t>
      </w:r>
    </w:p>
  </w:comment>
  <w:comment w:author="Amanda Tran" w:id="6" w:date="2023-03-21T22:44:01Z">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some mockups that the CDC worked on before the CoE took over this project. Includes a login page, outbreak dashboard with various outbreaks added as tiles (the "outbreak modules"), and the outbreak analysis with graphs and tables for costs/hours worked</w:t>
      </w:r>
    </w:p>
  </w:comment>
  <w:comment w:author="Ellen Cornelius Allt" w:id="3" w:date="2023-03-13T17:02:15Z">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Will a user only be associated with one role?</w:t>
      </w:r>
    </w:p>
  </w:comment>
  <w:comment w:author="Amanda Tran" w:id="4" w:date="2023-03-21T22:32:36Z">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users can select multiple roles (e.g., public health staff may do some epidemiological tasks such as data analysis as well as communication tasks such as relaying information to the public)</w:t>
      </w:r>
    </w:p>
  </w:comment>
  <w:comment w:author="Amanda Tran" w:id="0" w:date="2022-09-20T15:38:00Z">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were thinking the tool would be most helpful as an app or mobile-friendly website</w:t>
      </w:r>
    </w:p>
  </w:comment>
  <w:comment w:author="Ellen Cornelius Allt" w:id="7" w:date="2023-03-13T17:04:43Z">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you elaborate?</w:t>
      </w:r>
    </w:p>
  </w:comment>
  <w:comment w:author="Amanda Tran" w:id="8" w:date="2023-03-21T22:35:43Z">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seems like a big ask so let's just remove this for now. It would be great if we could easy merge survey data from other platforms (Qualtrics or REDCap) with data from the app, but might be more related to backend data persistence as mentioned above</w:t>
      </w:r>
    </w:p>
  </w:comment>
  <w:comment w:author="Ellen Cornelius Allt" w:id="9" w:date="2023-03-13T17:08:38Z">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Sounds like for any "tracking activity," the 4 questions to ask would be: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What is your role?</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What did you do?</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How much time did it take?</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Any other costs? (Wage can be calculated from time x role)</w:t>
      </w:r>
    </w:p>
  </w:comment>
  <w:comment w:author="Amanda Tran" w:id="10" w:date="2023-03-21T22:49:13Z">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these 4 questions and user agency name/job title (which I added to the list)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